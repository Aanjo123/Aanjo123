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61F69">
      <w:pPr>
        <w:jc w:val="center"/>
        <w:rPr>
          <w:rFonts w:ascii="黑体" w:eastAsia="黑体"/>
          <w:b/>
          <w:bCs/>
          <w:sz w:val="30"/>
          <w:szCs w:val="30"/>
        </w:rPr>
      </w:pPr>
      <w:r>
        <w:rPr>
          <w:rFonts w:ascii="黑体" w:eastAsia="黑体"/>
          <w:b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-294005</wp:posOffset>
                </wp:positionV>
                <wp:extent cx="5041900" cy="299085"/>
                <wp:effectExtent l="0" t="0" r="6350" b="5715"/>
                <wp:wrapNone/>
                <wp:docPr id="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B66CB1">
                            <w:pPr>
                              <w:rPr>
                                <w:rFonts w:hint="default" w:ascii="宋体" w:hAnsi="宋体" w:eastAsia="宋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附表1</w:t>
                            </w:r>
                            <w:ins w:id="0" w:author="xuedao" w:date="2020-10-12T12:02:24Z">
                              <w:r>
                                <w:rPr>
                                  <w:rFonts w:hint="eastAsia" w:ascii="宋体" w:hAnsi="宋体"/>
                                  <w:szCs w:val="21"/>
                                  <w:lang w:val="en-US" w:eastAsia="zh-CN"/>
                                </w:rPr>
                                <w:t xml:space="preserve">  </w:t>
                              </w:r>
                            </w:ins>
                            <w:ins w:id="1" w:author="xuedao" w:date="2020-10-12T12:02:33Z">
                              <w:r>
                                <w:rPr>
                                  <w:rFonts w:hint="eastAsia" w:ascii="宋体" w:hAnsi="宋体"/>
                                  <w:color w:val="auto"/>
                                  <w:szCs w:val="21"/>
                                  <w:lang w:val="en-US" w:eastAsia="zh-CN"/>
                                </w:rPr>
                                <w:t>本附表</w:t>
                              </w:r>
                            </w:ins>
                            <w:ins w:id="2" w:author="xuedao" w:date="2020-10-12T12:02:37Z">
                              <w:r>
                                <w:rPr>
                                  <w:rFonts w:hint="eastAsia" w:ascii="宋体" w:hAnsi="宋体"/>
                                  <w:color w:val="auto"/>
                                  <w:szCs w:val="21"/>
                                  <w:lang w:val="en-US" w:eastAsia="zh-CN"/>
                                </w:rPr>
                                <w:t>各</w:t>
                              </w:r>
                            </w:ins>
                            <w:ins w:id="3" w:author="xuedao" w:date="2020-10-12T12:02:38Z">
                              <w:r>
                                <w:rPr>
                                  <w:rFonts w:hint="eastAsia" w:ascii="宋体" w:hAnsi="宋体"/>
                                  <w:color w:val="auto"/>
                                  <w:szCs w:val="21"/>
                                  <w:lang w:val="en-US" w:eastAsia="zh-CN"/>
                                </w:rPr>
                                <w:t>表格</w:t>
                              </w:r>
                            </w:ins>
                            <w:ins w:id="4" w:author="xuedao" w:date="2020-10-12T14:14:23Z">
                              <w:r>
                                <w:rPr>
                                  <w:rFonts w:hint="eastAsia" w:ascii="宋体" w:hAnsi="宋体"/>
                                  <w:color w:val="auto"/>
                                  <w:szCs w:val="21"/>
                                  <w:lang w:val="en-US" w:eastAsia="zh-CN"/>
                                </w:rPr>
                                <w:t>仅</w:t>
                              </w:r>
                            </w:ins>
                            <w:ins w:id="5" w:author="xuedao" w:date="2020-10-12T12:02:40Z">
                              <w:r>
                                <w:rPr>
                                  <w:rFonts w:hint="eastAsia" w:ascii="宋体" w:hAnsi="宋体"/>
                                  <w:color w:val="auto"/>
                                  <w:szCs w:val="21"/>
                                  <w:lang w:val="en-US" w:eastAsia="zh-CN"/>
                                </w:rPr>
                                <w:t>供</w:t>
                              </w:r>
                            </w:ins>
                            <w:ins w:id="6" w:author="xuedao" w:date="2020-10-12T12:02:42Z">
                              <w:r>
                                <w:rPr>
                                  <w:rFonts w:hint="eastAsia" w:ascii="宋体" w:hAnsi="宋体"/>
                                  <w:color w:val="auto"/>
                                  <w:szCs w:val="21"/>
                                  <w:lang w:val="en-US" w:eastAsia="zh-CN"/>
                                </w:rPr>
                                <w:t>各</w:t>
                              </w:r>
                            </w:ins>
                            <w:ins w:id="7" w:author="xuedao" w:date="2020-10-12T12:02:45Z">
                              <w:r>
                                <w:rPr>
                                  <w:rFonts w:hint="eastAsia" w:ascii="宋体" w:hAnsi="宋体"/>
                                  <w:color w:val="auto"/>
                                  <w:szCs w:val="21"/>
                                  <w:lang w:val="en-US" w:eastAsia="zh-CN"/>
                                </w:rPr>
                                <w:t>环节</w:t>
                              </w:r>
                            </w:ins>
                            <w:ins w:id="8" w:author="xuedao" w:date="2020-10-12T14:14:37Z">
                              <w:r>
                                <w:rPr>
                                  <w:rFonts w:hint="eastAsia" w:ascii="宋体" w:hAnsi="宋体"/>
                                  <w:color w:val="auto"/>
                                  <w:szCs w:val="21"/>
                                  <w:lang w:val="en-US" w:eastAsia="zh-CN"/>
                                </w:rPr>
                                <w:t>工作</w:t>
                              </w:r>
                            </w:ins>
                            <w:ins w:id="9" w:author="xuedao" w:date="2020-10-12T12:02:47Z">
                              <w:r>
                                <w:rPr>
                                  <w:rFonts w:hint="eastAsia" w:ascii="宋体" w:hAnsi="宋体"/>
                                  <w:color w:val="auto"/>
                                  <w:szCs w:val="21"/>
                                  <w:lang w:val="en-US" w:eastAsia="zh-CN"/>
                                </w:rPr>
                                <w:t>参考</w:t>
                              </w:r>
                            </w:ins>
                            <w:ins w:id="10" w:author="xuedao" w:date="2020-10-12T12:02:48Z">
                              <w:r>
                                <w:rPr>
                                  <w:rFonts w:hint="eastAsia" w:ascii="宋体" w:hAnsi="宋体"/>
                                  <w:color w:val="auto"/>
                                  <w:szCs w:val="21"/>
                                  <w:lang w:val="en-US" w:eastAsia="zh-CN"/>
                                </w:rPr>
                                <w:t>，</w:t>
                              </w:r>
                            </w:ins>
                            <w:ins w:id="11" w:author="xuedao" w:date="2020-10-12T12:02:50Z">
                              <w:r>
                                <w:rPr>
                                  <w:rFonts w:hint="eastAsia" w:ascii="宋体" w:hAnsi="宋体"/>
                                  <w:color w:val="auto"/>
                                  <w:szCs w:val="21"/>
                                  <w:lang w:val="en-US" w:eastAsia="zh-CN"/>
                                </w:rPr>
                                <w:t>无需</w:t>
                              </w:r>
                            </w:ins>
                            <w:ins w:id="12" w:author="xuedao" w:date="2020-10-12T12:02:52Z">
                              <w:r>
                                <w:rPr>
                                  <w:rFonts w:hint="eastAsia" w:ascii="宋体" w:hAnsi="宋体"/>
                                  <w:color w:val="auto"/>
                                  <w:szCs w:val="21"/>
                                  <w:lang w:val="en-US" w:eastAsia="zh-CN"/>
                                </w:rPr>
                                <w:t>打印</w:t>
                              </w:r>
                            </w:ins>
                            <w:ins w:id="13" w:author="xuedao" w:date="2020-10-12T14:14:28Z">
                              <w:r>
                                <w:rPr>
                                  <w:rFonts w:hint="eastAsia" w:ascii="宋体" w:hAnsi="宋体"/>
                                  <w:color w:val="auto"/>
                                  <w:szCs w:val="21"/>
                                  <w:lang w:val="en-US" w:eastAsia="zh-CN"/>
                                </w:rPr>
                                <w:t>。</w:t>
                              </w:r>
                            </w:ins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6" o:spid="_x0000_s1026" o:spt="202" type="#_x0000_t202" style="position:absolute;left:0pt;margin-left:-0.1pt;margin-top:-23.15pt;height:23.55pt;width:397pt;z-index:251659264;mso-width-relative:page;mso-height-relative:margin;mso-height-percent:200;" fillcolor="#FFFFFF" filled="t" stroked="f" coordsize="21600,21600" o:gfxdata="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3NEys1gAAAAYBAAAPAAAAAAAAAAEAIAAAACIAAABkcnMv&#10;ZG93bnJldi54bWxQSwECFAAUAAAACACHTuJA+NpBTMwBAACRAwAADgAAAAAAAAABACAAAAAlAQAA&#10;ZHJzL2Uyb0RvYy54bWxQSwUGAAAAAAYABgBZAQAAYw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9B66CB1">
                      <w:pPr>
                        <w:rPr>
                          <w:rFonts w:hint="default" w:ascii="宋体" w:hAnsi="宋体" w:eastAsia="宋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szCs w:val="21"/>
                        </w:rPr>
                        <w:t>附表1</w:t>
                      </w:r>
                      <w:ins w:id="14" w:author="xuedao" w:date="2020-10-12T12:02:24Z">
                        <w:r>
                          <w:rPr>
                            <w:rFonts w:hint="eastAsia" w:ascii="宋体" w:hAnsi="宋体"/>
                            <w:szCs w:val="21"/>
                            <w:lang w:val="en-US" w:eastAsia="zh-CN"/>
                          </w:rPr>
                          <w:t xml:space="preserve">  </w:t>
                        </w:r>
                      </w:ins>
                      <w:ins w:id="15" w:author="xuedao" w:date="2020-10-12T12:02:33Z">
                        <w:r>
                          <w:rPr>
                            <w:rFonts w:hint="eastAsia" w:ascii="宋体" w:hAnsi="宋体"/>
                            <w:color w:val="auto"/>
                            <w:szCs w:val="21"/>
                            <w:lang w:val="en-US" w:eastAsia="zh-CN"/>
                          </w:rPr>
                          <w:t>本附表</w:t>
                        </w:r>
                      </w:ins>
                      <w:ins w:id="16" w:author="xuedao" w:date="2020-10-12T12:02:37Z">
                        <w:r>
                          <w:rPr>
                            <w:rFonts w:hint="eastAsia" w:ascii="宋体" w:hAnsi="宋体"/>
                            <w:color w:val="auto"/>
                            <w:szCs w:val="21"/>
                            <w:lang w:val="en-US" w:eastAsia="zh-CN"/>
                          </w:rPr>
                          <w:t>各</w:t>
                        </w:r>
                      </w:ins>
                      <w:ins w:id="17" w:author="xuedao" w:date="2020-10-12T12:02:38Z">
                        <w:r>
                          <w:rPr>
                            <w:rFonts w:hint="eastAsia" w:ascii="宋体" w:hAnsi="宋体"/>
                            <w:color w:val="auto"/>
                            <w:szCs w:val="21"/>
                            <w:lang w:val="en-US" w:eastAsia="zh-CN"/>
                          </w:rPr>
                          <w:t>表格</w:t>
                        </w:r>
                      </w:ins>
                      <w:ins w:id="18" w:author="xuedao" w:date="2020-10-12T14:14:23Z">
                        <w:r>
                          <w:rPr>
                            <w:rFonts w:hint="eastAsia" w:ascii="宋体" w:hAnsi="宋体"/>
                            <w:color w:val="auto"/>
                            <w:szCs w:val="21"/>
                            <w:lang w:val="en-US" w:eastAsia="zh-CN"/>
                          </w:rPr>
                          <w:t>仅</w:t>
                        </w:r>
                      </w:ins>
                      <w:ins w:id="19" w:author="xuedao" w:date="2020-10-12T12:02:40Z">
                        <w:r>
                          <w:rPr>
                            <w:rFonts w:hint="eastAsia" w:ascii="宋体" w:hAnsi="宋体"/>
                            <w:color w:val="auto"/>
                            <w:szCs w:val="21"/>
                            <w:lang w:val="en-US" w:eastAsia="zh-CN"/>
                          </w:rPr>
                          <w:t>供</w:t>
                        </w:r>
                      </w:ins>
                      <w:ins w:id="20" w:author="xuedao" w:date="2020-10-12T12:02:42Z">
                        <w:r>
                          <w:rPr>
                            <w:rFonts w:hint="eastAsia" w:ascii="宋体" w:hAnsi="宋体"/>
                            <w:color w:val="auto"/>
                            <w:szCs w:val="21"/>
                            <w:lang w:val="en-US" w:eastAsia="zh-CN"/>
                          </w:rPr>
                          <w:t>各</w:t>
                        </w:r>
                      </w:ins>
                      <w:ins w:id="21" w:author="xuedao" w:date="2020-10-12T12:02:45Z">
                        <w:r>
                          <w:rPr>
                            <w:rFonts w:hint="eastAsia" w:ascii="宋体" w:hAnsi="宋体"/>
                            <w:color w:val="auto"/>
                            <w:szCs w:val="21"/>
                            <w:lang w:val="en-US" w:eastAsia="zh-CN"/>
                          </w:rPr>
                          <w:t>环节</w:t>
                        </w:r>
                      </w:ins>
                      <w:ins w:id="22" w:author="xuedao" w:date="2020-10-12T14:14:37Z">
                        <w:r>
                          <w:rPr>
                            <w:rFonts w:hint="eastAsia" w:ascii="宋体" w:hAnsi="宋体"/>
                            <w:color w:val="auto"/>
                            <w:szCs w:val="21"/>
                            <w:lang w:val="en-US" w:eastAsia="zh-CN"/>
                          </w:rPr>
                          <w:t>工作</w:t>
                        </w:r>
                      </w:ins>
                      <w:ins w:id="23" w:author="xuedao" w:date="2020-10-12T12:02:47Z">
                        <w:r>
                          <w:rPr>
                            <w:rFonts w:hint="eastAsia" w:ascii="宋体" w:hAnsi="宋体"/>
                            <w:color w:val="auto"/>
                            <w:szCs w:val="21"/>
                            <w:lang w:val="en-US" w:eastAsia="zh-CN"/>
                          </w:rPr>
                          <w:t>参考</w:t>
                        </w:r>
                      </w:ins>
                      <w:ins w:id="24" w:author="xuedao" w:date="2020-10-12T12:02:48Z">
                        <w:r>
                          <w:rPr>
                            <w:rFonts w:hint="eastAsia" w:ascii="宋体" w:hAnsi="宋体"/>
                            <w:color w:val="auto"/>
                            <w:szCs w:val="21"/>
                            <w:lang w:val="en-US" w:eastAsia="zh-CN"/>
                          </w:rPr>
                          <w:t>，</w:t>
                        </w:r>
                      </w:ins>
                      <w:ins w:id="25" w:author="xuedao" w:date="2020-10-12T12:02:50Z">
                        <w:r>
                          <w:rPr>
                            <w:rFonts w:hint="eastAsia" w:ascii="宋体" w:hAnsi="宋体"/>
                            <w:color w:val="auto"/>
                            <w:szCs w:val="21"/>
                            <w:lang w:val="en-US" w:eastAsia="zh-CN"/>
                          </w:rPr>
                          <w:t>无需</w:t>
                        </w:r>
                      </w:ins>
                      <w:ins w:id="26" w:author="xuedao" w:date="2020-10-12T12:02:52Z">
                        <w:r>
                          <w:rPr>
                            <w:rFonts w:hint="eastAsia" w:ascii="宋体" w:hAnsi="宋体"/>
                            <w:color w:val="auto"/>
                            <w:szCs w:val="21"/>
                            <w:lang w:val="en-US" w:eastAsia="zh-CN"/>
                          </w:rPr>
                          <w:t>打印</w:t>
                        </w:r>
                      </w:ins>
                      <w:ins w:id="27" w:author="xuedao" w:date="2020-10-12T14:14:28Z">
                        <w:r>
                          <w:rPr>
                            <w:rFonts w:hint="eastAsia" w:ascii="宋体" w:hAnsi="宋体"/>
                            <w:color w:val="auto"/>
                            <w:szCs w:val="21"/>
                            <w:lang w:val="en-US" w:eastAsia="zh-CN"/>
                          </w:rPr>
                          <w:t>。</w:t>
                        </w:r>
                      </w:ins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b/>
          <w:sz w:val="30"/>
          <w:szCs w:val="30"/>
        </w:rPr>
        <w:t>毕业设计（论文） 任务书</w:t>
      </w:r>
    </w:p>
    <w:tbl>
      <w:tblPr>
        <w:tblStyle w:val="2"/>
        <w:tblW w:w="903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1701"/>
        <w:gridCol w:w="1275"/>
        <w:gridCol w:w="2694"/>
        <w:gridCol w:w="1002"/>
        <w:gridCol w:w="1365"/>
      </w:tblGrid>
      <w:tr w14:paraId="07CCA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3" w:type="dxa"/>
            <w:vAlign w:val="center"/>
          </w:tcPr>
          <w:p w14:paraId="202DB802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题目</w:t>
            </w:r>
          </w:p>
        </w:tc>
        <w:tc>
          <w:tcPr>
            <w:tcW w:w="8037" w:type="dxa"/>
            <w:gridSpan w:val="5"/>
            <w:vAlign w:val="center"/>
          </w:tcPr>
          <w:p w14:paraId="445A858E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基于 Unity 的 VR 农业设备认知展示平台设计与实现</w:t>
            </w:r>
          </w:p>
        </w:tc>
      </w:tr>
      <w:tr w14:paraId="70594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3" w:type="dxa"/>
            <w:vAlign w:val="center"/>
          </w:tcPr>
          <w:p w14:paraId="7C3EC4E7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学生</w:t>
            </w:r>
          </w:p>
          <w:p w14:paraId="2A2DC335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姓名</w:t>
            </w:r>
          </w:p>
        </w:tc>
        <w:tc>
          <w:tcPr>
            <w:tcW w:w="1701" w:type="dxa"/>
            <w:vAlign w:val="center"/>
          </w:tcPr>
          <w:p w14:paraId="149FA424">
            <w:pPr>
              <w:jc w:val="center"/>
              <w:rPr>
                <w:rFonts w:hint="eastAsia" w:ascii="宋体" w:hAns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白鑫宇</w:t>
            </w:r>
          </w:p>
        </w:tc>
        <w:tc>
          <w:tcPr>
            <w:tcW w:w="1275" w:type="dxa"/>
            <w:vAlign w:val="center"/>
          </w:tcPr>
          <w:p w14:paraId="0CA30CA1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专业</w:t>
            </w:r>
          </w:p>
        </w:tc>
        <w:tc>
          <w:tcPr>
            <w:tcW w:w="2694" w:type="dxa"/>
            <w:vAlign w:val="center"/>
          </w:tcPr>
          <w:p w14:paraId="699501C0">
            <w:pPr>
              <w:jc w:val="center"/>
              <w:rPr>
                <w:rFonts w:hint="default" w:ascii="宋体" w:hAns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软件工程</w:t>
            </w:r>
          </w:p>
        </w:tc>
        <w:tc>
          <w:tcPr>
            <w:tcW w:w="1002" w:type="dxa"/>
            <w:vAlign w:val="center"/>
          </w:tcPr>
          <w:p w14:paraId="2384F88F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班级</w:t>
            </w:r>
          </w:p>
        </w:tc>
        <w:tc>
          <w:tcPr>
            <w:tcW w:w="1365" w:type="dxa"/>
            <w:vAlign w:val="center"/>
          </w:tcPr>
          <w:p w14:paraId="195041A5">
            <w:pPr>
              <w:jc w:val="center"/>
              <w:rPr>
                <w:rFonts w:hint="default" w:ascii="宋体" w:hAns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软件1班</w:t>
            </w:r>
          </w:p>
        </w:tc>
      </w:tr>
      <w:tr w14:paraId="553EA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993" w:type="dxa"/>
            <w:vAlign w:val="center"/>
          </w:tcPr>
          <w:p w14:paraId="3F5C9F1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课题</w:t>
            </w:r>
          </w:p>
          <w:p w14:paraId="679A5867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类型</w:t>
            </w:r>
          </w:p>
        </w:tc>
        <w:tc>
          <w:tcPr>
            <w:tcW w:w="1701" w:type="dxa"/>
            <w:vAlign w:val="center"/>
          </w:tcPr>
          <w:p w14:paraId="2287E740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b/>
                <w:bCs/>
                <w:sz w:val="24"/>
              </w:rPr>
              <w:t xml:space="preserve"> 设计</w:t>
            </w:r>
          </w:p>
          <w:p w14:paraId="1B624713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□</w:t>
            </w:r>
            <w:r>
              <w:rPr>
                <w:rFonts w:hint="eastAsia" w:ascii="宋体" w:hAnsi="宋体"/>
                <w:b/>
                <w:bCs/>
                <w:sz w:val="24"/>
              </w:rPr>
              <w:t xml:space="preserve"> 论文</w:t>
            </w:r>
          </w:p>
        </w:tc>
        <w:tc>
          <w:tcPr>
            <w:tcW w:w="1275" w:type="dxa"/>
            <w:vAlign w:val="center"/>
          </w:tcPr>
          <w:p w14:paraId="3F4D674D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课题来源</w:t>
            </w:r>
          </w:p>
        </w:tc>
        <w:tc>
          <w:tcPr>
            <w:tcW w:w="5061" w:type="dxa"/>
            <w:gridSpan w:val="3"/>
            <w:vAlign w:val="center"/>
          </w:tcPr>
          <w:p w14:paraId="102C0C8A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b/>
                <w:bCs/>
                <w:sz w:val="24"/>
              </w:rPr>
              <w:t xml:space="preserve"> 校内           </w:t>
            </w:r>
            <w:r>
              <w:rPr>
                <w:rFonts w:hint="eastAsia" w:ascii="宋体" w:hAnsi="宋体"/>
                <w:b/>
                <w:bCs/>
                <w:sz w:val="10"/>
                <w:szCs w:val="10"/>
              </w:rPr>
              <w:t>.</w:t>
            </w:r>
          </w:p>
          <w:p w14:paraId="26B58F17">
            <w:pPr>
              <w:jc w:val="center"/>
              <w:rPr>
                <w:rFonts w:hint="default" w:ascii="宋体" w:hAns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ascii="宋体" w:hAnsi="宋体"/>
                <w:b/>
                <w:bCs/>
                <w:sz w:val="24"/>
              </w:rPr>
              <w:t>□</w:t>
            </w:r>
            <w:r>
              <w:rPr>
                <w:rFonts w:hint="eastAsia" w:ascii="宋体" w:hAnsi="宋体"/>
                <w:b/>
                <w:bCs/>
                <w:sz w:val="24"/>
              </w:rPr>
              <w:t xml:space="preserve"> 校外（协同开发）</w:t>
            </w:r>
          </w:p>
        </w:tc>
      </w:tr>
      <w:tr w14:paraId="40565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3" w:hRule="atLeast"/>
        </w:trPr>
        <w:tc>
          <w:tcPr>
            <w:tcW w:w="993" w:type="dxa"/>
            <w:vAlign w:val="center"/>
          </w:tcPr>
          <w:p w14:paraId="00C8AF21">
            <w:pPr>
              <w:jc w:val="center"/>
              <w:rPr>
                <w:rFonts w:ascii="宋体" w:hAnsi="宋体"/>
                <w:b/>
                <w:bCs/>
                <w:color w:val="auto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auto"/>
                <w:sz w:val="24"/>
              </w:rPr>
              <w:t>课题</w:t>
            </w:r>
          </w:p>
          <w:p w14:paraId="044EBC64">
            <w:pPr>
              <w:jc w:val="center"/>
              <w:rPr>
                <w:rFonts w:ascii="宋体" w:hAnsi="宋体"/>
                <w:b/>
                <w:bCs/>
                <w:color w:val="auto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auto"/>
                <w:sz w:val="24"/>
              </w:rPr>
              <w:t>综述</w:t>
            </w:r>
          </w:p>
        </w:tc>
        <w:tc>
          <w:tcPr>
            <w:tcW w:w="8037" w:type="dxa"/>
            <w:gridSpan w:val="5"/>
            <w:vAlign w:val="center"/>
          </w:tcPr>
          <w:p w14:paraId="647D6835">
            <w:pPr>
              <w:pStyle w:val="4"/>
              <w:numPr>
                <w:ilvl w:val="0"/>
                <w:numId w:val="0"/>
              </w:numPr>
              <w:ind w:leftChars="0"/>
              <w:jc w:val="left"/>
              <w:rPr>
                <w:rStyle w:val="5"/>
                <w:rFonts w:hint="default" w:eastAsia="宋体" w:cs="Arial" w:asciiTheme="minorEastAsia" w:hAnsiTheme="minorEastAsia"/>
                <w:color w:val="auto"/>
                <w:szCs w:val="21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/>
                <w:color w:val="auto"/>
                <w:szCs w:val="21"/>
                <w:lang w:val="en-US" w:eastAsia="zh-CN"/>
              </w:rPr>
              <w:t>1.</w:t>
            </w:r>
            <w:r>
              <w:rPr>
                <w:rStyle w:val="5"/>
                <w:rFonts w:hint="eastAsia"/>
                <w:color w:val="auto"/>
                <w:szCs w:val="21"/>
                <w:highlight w:val="none"/>
                <w:lang w:val="en-US" w:eastAsia="zh-CN"/>
              </w:rPr>
              <w:t>选题背景与意义</w:t>
            </w:r>
            <w:r>
              <w:rPr>
                <w:rStyle w:val="5"/>
                <w:rFonts w:hint="eastAsia"/>
                <w:color w:val="auto"/>
                <w:szCs w:val="21"/>
                <w:lang w:val="en-US" w:eastAsia="zh-CN"/>
              </w:rPr>
              <w:t>；现代农业教学中，大棚设施、植保机械等农业设备实操会受到场地、季节、设备数量限制，学生很难直观认识各类现代农业装备。虚拟现实技术可以构建沉浸式虚拟农业场景，帮助学习者直观认识农业装备的外观、用途与基础知识点。本课题开发 VR 农业设备认知展示平台，面向农业相关课程课前预习使用，重点完成设备知识展示，不实现复杂农业生产仿真操作。平台弥补传统课堂实物教具不足的问题，降低教学实践条件限制。课题研究同时锻炼软件工程专业三维仿真系统开发能力，对农业数字化教学资源建设有一定实践参考价值。</w:t>
            </w:r>
          </w:p>
          <w:p w14:paraId="482FB0CE">
            <w:pPr>
              <w:pStyle w:val="4"/>
              <w:numPr>
                <w:ilvl w:val="0"/>
                <w:numId w:val="0"/>
              </w:numPr>
              <w:ind w:leftChars="0"/>
              <w:jc w:val="left"/>
              <w:rPr>
                <w:rStyle w:val="5"/>
                <w:rFonts w:hint="eastAsia"/>
                <w:color w:val="auto"/>
                <w:szCs w:val="21"/>
                <w:lang w:val="en-US" w:eastAsia="zh-CN"/>
              </w:rPr>
            </w:pPr>
          </w:p>
          <w:p w14:paraId="46DBF39D">
            <w:pPr>
              <w:pStyle w:val="4"/>
              <w:numPr>
                <w:ilvl w:val="0"/>
                <w:numId w:val="0"/>
              </w:numPr>
              <w:ind w:leftChars="0"/>
              <w:jc w:val="left"/>
              <w:rPr>
                <w:rStyle w:val="5"/>
                <w:rFonts w:hint="eastAsia"/>
                <w:color w:val="auto"/>
                <w:szCs w:val="21"/>
                <w:lang w:val="en-US" w:eastAsia="zh-CN"/>
              </w:rPr>
            </w:pPr>
          </w:p>
          <w:p w14:paraId="56799220">
            <w:pPr>
              <w:pStyle w:val="4"/>
              <w:numPr>
                <w:ilvl w:val="0"/>
                <w:numId w:val="0"/>
              </w:numPr>
              <w:ind w:leftChars="0"/>
              <w:jc w:val="left"/>
              <w:rPr>
                <w:rStyle w:val="5"/>
                <w:rFonts w:hint="eastAsia"/>
                <w:color w:val="auto"/>
                <w:szCs w:val="21"/>
                <w:lang w:val="en-US" w:eastAsia="zh-CN"/>
              </w:rPr>
            </w:pPr>
          </w:p>
          <w:p w14:paraId="6AFAAF33">
            <w:pPr>
              <w:pStyle w:val="4"/>
              <w:numPr>
                <w:ilvl w:val="0"/>
                <w:numId w:val="0"/>
              </w:numPr>
              <w:ind w:leftChars="0"/>
              <w:jc w:val="left"/>
              <w:rPr>
                <w:rStyle w:val="5"/>
                <w:rFonts w:hint="eastAsia" w:eastAsia="宋体" w:asciiTheme="minorHAnsi" w:hAnsiTheme="minorHAnsi" w:cstheme="minorBidi"/>
                <w:b/>
                <w:bCs/>
                <w:color w:val="C00000"/>
                <w:szCs w:val="21"/>
                <w:lang w:val="en-US" w:eastAsia="zh-CN"/>
              </w:rPr>
            </w:pPr>
            <w:r>
              <w:rPr>
                <w:rStyle w:val="5"/>
                <w:rFonts w:hint="eastAsia"/>
                <w:color w:val="auto"/>
                <w:szCs w:val="21"/>
                <w:highlight w:val="none"/>
                <w:lang w:val="en-US" w:eastAsia="zh-CN"/>
              </w:rPr>
              <w:t>2.课题</w:t>
            </w:r>
            <w:r>
              <w:rPr>
                <w:rStyle w:val="5"/>
                <w:color w:val="auto"/>
                <w:szCs w:val="21"/>
                <w:highlight w:val="none"/>
              </w:rPr>
              <w:t>内容简述；</w:t>
            </w:r>
            <w:r>
              <w:rPr>
                <w:rStyle w:val="5"/>
                <w:rFonts w:hint="eastAsia"/>
                <w:color w:val="auto"/>
                <w:szCs w:val="21"/>
                <w:highlight w:val="none"/>
              </w:rPr>
              <w:t>本课题完成 VR 农业设备认知展示平台的设计与实现。查阅 VR 农业教学相关文献，完成系统需求分析与总体架构设计。基于 Unity 引擎以及 XR Interaction Toolkit 搭建 VR 运行环境；搭建虚拟大棚、简易农田两个三维场景，导入大棚设施、植保无人机、灌溉设备等农业装备模型；开发虚拟 UI 菜单，实现不同农业场景之间的切换；实现 VR 手柄射线交互，用户点击农业设备对象，弹出设备用途、基础使用要点的知识点面板；实现弹窗显示隐藏、返回主菜单等基础控制；对三维资源做轻量化处理，优化 VR 设备运行性能；完成系统功能测试，验证漫游、场景切换、交互弹窗功能；整理资料完成毕业论文撰写。本系统定位设备认知预习，不模拟复杂种植、农机作业流程。</w:t>
            </w:r>
          </w:p>
          <w:p w14:paraId="0110C378">
            <w:pPr>
              <w:pStyle w:val="4"/>
              <w:ind w:left="0" w:leftChars="0" w:firstLine="0" w:firstLineChars="0"/>
              <w:jc w:val="left"/>
              <w:rPr>
                <w:rStyle w:val="5"/>
                <w:color w:val="auto"/>
                <w:szCs w:val="21"/>
              </w:rPr>
            </w:pPr>
          </w:p>
          <w:p w14:paraId="7DFFE7C7">
            <w:pPr>
              <w:pStyle w:val="4"/>
              <w:ind w:left="0" w:leftChars="0" w:firstLine="0" w:firstLineChars="0"/>
              <w:rPr>
                <w:rStyle w:val="5"/>
                <w:rFonts w:cs="Arial" w:asciiTheme="minorEastAsia" w:hAnsiTheme="minorEastAsia" w:eastAsiaTheme="minorEastAsia"/>
                <w:color w:val="auto"/>
                <w:szCs w:val="21"/>
                <w:shd w:val="clear" w:color="auto" w:fill="FFFFFF"/>
              </w:rPr>
            </w:pPr>
          </w:p>
          <w:p w14:paraId="2D72574C">
            <w:pPr>
              <w:pStyle w:val="4"/>
              <w:ind w:left="360" w:firstLine="0" w:firstLineChars="0"/>
              <w:jc w:val="left"/>
              <w:rPr>
                <w:rStyle w:val="5"/>
                <w:rFonts w:cs="Arial" w:asciiTheme="minorEastAsia" w:hAnsiTheme="minorEastAsia" w:eastAsiaTheme="minorEastAsia"/>
                <w:color w:val="auto"/>
                <w:szCs w:val="21"/>
                <w:shd w:val="clear" w:color="auto" w:fill="FFFFFF"/>
              </w:rPr>
            </w:pPr>
          </w:p>
          <w:p w14:paraId="70701C54">
            <w:pPr>
              <w:pStyle w:val="4"/>
              <w:numPr>
                <w:ilvl w:val="0"/>
                <w:numId w:val="0"/>
              </w:numPr>
              <w:ind w:leftChars="0"/>
              <w:jc w:val="left"/>
              <w:rPr>
                <w:rStyle w:val="5"/>
                <w:rFonts w:hint="eastAsia" w:eastAsia="宋体" w:cs="Arial" w:asciiTheme="minorEastAsia" w:hAnsiTheme="minorEastAsia"/>
                <w:color w:val="auto"/>
                <w:szCs w:val="21"/>
                <w:shd w:val="clear" w:color="auto" w:fill="FFFFFF"/>
                <w:lang w:eastAsia="zh-CN"/>
              </w:rPr>
            </w:pPr>
            <w:r>
              <w:rPr>
                <w:rStyle w:val="5"/>
                <w:rFonts w:hint="eastAsia"/>
                <w:color w:val="auto"/>
                <w:szCs w:val="21"/>
                <w:lang w:val="en-US" w:eastAsia="zh-CN"/>
              </w:rPr>
              <w:t>3.</w:t>
            </w:r>
            <w:r>
              <w:rPr>
                <w:rStyle w:val="5"/>
                <w:color w:val="auto"/>
                <w:szCs w:val="21"/>
              </w:rPr>
              <w:t>对专业知识的综合训练情况；</w:t>
            </w:r>
            <w:r>
              <w:rPr>
                <w:rStyle w:val="5"/>
                <w:rFonts w:hint="eastAsia"/>
                <w:color w:val="auto"/>
                <w:szCs w:val="21"/>
              </w:rPr>
              <w:t>通过对软件需求分析、系统架构设计、C# 程序开发、VR‑XR 交互开发、软件测试、人机界面设计等专业知识的训练，达到软件系统分析设计能力、虚拟现实应用开发实现能力、程序调试测试能力、工程文档撰写能力，提升软件工程专业综合工程实践能力。</w:t>
            </w:r>
          </w:p>
          <w:p w14:paraId="5C9EDC00">
            <w:pPr>
              <w:pStyle w:val="4"/>
              <w:ind w:left="360" w:firstLine="0" w:firstLineChars="0"/>
              <w:jc w:val="left"/>
              <w:rPr>
                <w:rStyle w:val="5"/>
                <w:rFonts w:cs="Arial" w:asciiTheme="minorEastAsia" w:hAnsiTheme="minorEastAsia" w:eastAsiaTheme="minorEastAsia"/>
                <w:color w:val="auto"/>
                <w:szCs w:val="21"/>
                <w:shd w:val="clear" w:color="auto" w:fill="FFFFFF"/>
              </w:rPr>
            </w:pPr>
          </w:p>
          <w:p w14:paraId="3701E88E">
            <w:pPr>
              <w:pStyle w:val="4"/>
              <w:ind w:left="360" w:firstLine="0" w:firstLineChars="0"/>
              <w:jc w:val="left"/>
              <w:rPr>
                <w:rStyle w:val="5"/>
                <w:rFonts w:cs="Arial" w:asciiTheme="minorEastAsia" w:hAnsiTheme="minorEastAsia" w:eastAsiaTheme="minorEastAsia"/>
                <w:color w:val="auto"/>
                <w:szCs w:val="21"/>
                <w:shd w:val="clear" w:color="auto" w:fill="FFFFFF"/>
              </w:rPr>
            </w:pPr>
          </w:p>
          <w:p w14:paraId="5C742E9A">
            <w:pPr>
              <w:pStyle w:val="4"/>
              <w:numPr>
                <w:ilvl w:val="0"/>
                <w:numId w:val="0"/>
              </w:numPr>
              <w:ind w:leftChars="0"/>
              <w:jc w:val="left"/>
              <w:rPr>
                <w:rStyle w:val="5"/>
                <w:rFonts w:cs="Arial" w:asciiTheme="minorEastAsia" w:hAnsiTheme="minorEastAsia" w:eastAsiaTheme="minorEastAsia"/>
                <w:color w:val="auto"/>
                <w:szCs w:val="21"/>
                <w:shd w:val="clear" w:color="auto" w:fill="FFFFFF"/>
              </w:rPr>
            </w:pPr>
            <w:r>
              <w:rPr>
                <w:rStyle w:val="5"/>
                <w:rFonts w:hint="eastAsia"/>
                <w:color w:val="auto"/>
                <w:szCs w:val="21"/>
                <w:lang w:val="en-US" w:eastAsia="zh-CN"/>
              </w:rPr>
              <w:t>4.</w:t>
            </w:r>
            <w:r>
              <w:rPr>
                <w:rStyle w:val="5"/>
                <w:color w:val="auto"/>
                <w:szCs w:val="21"/>
              </w:rPr>
              <w:t>开发环境（工具）；</w:t>
            </w:r>
            <w:r>
              <w:rPr>
                <w:rStyle w:val="5"/>
                <w:rFonts w:hint="eastAsia"/>
                <w:color w:val="auto"/>
                <w:szCs w:val="21"/>
              </w:rPr>
              <w:t>开发引擎：Unity 2022；建模工具：Blender；编程语言：C#；版本管理工具：Gitee；运行硬件：VR 头显；操作系统：Windows11</w:t>
            </w:r>
          </w:p>
          <w:p w14:paraId="6C09D035">
            <w:pPr>
              <w:pStyle w:val="4"/>
              <w:rPr>
                <w:rStyle w:val="5"/>
                <w:rFonts w:cs="Arial" w:asciiTheme="minorEastAsia" w:hAnsiTheme="minorEastAsia" w:eastAsiaTheme="minorEastAsia"/>
                <w:color w:val="auto"/>
                <w:szCs w:val="21"/>
                <w:shd w:val="clear" w:color="auto" w:fill="FFFFFF"/>
              </w:rPr>
            </w:pPr>
          </w:p>
          <w:p w14:paraId="3D153493">
            <w:pPr>
              <w:pStyle w:val="4"/>
              <w:ind w:left="360" w:firstLine="0" w:firstLineChars="0"/>
              <w:jc w:val="left"/>
              <w:rPr>
                <w:rStyle w:val="5"/>
                <w:rFonts w:cs="Arial" w:asciiTheme="minorEastAsia" w:hAnsiTheme="minorEastAsia" w:eastAsiaTheme="minorEastAsia"/>
                <w:color w:val="auto"/>
                <w:szCs w:val="21"/>
                <w:shd w:val="clear" w:color="auto" w:fill="FFFFFF"/>
              </w:rPr>
            </w:pPr>
          </w:p>
          <w:p w14:paraId="7CBB38E3">
            <w:pPr>
              <w:pStyle w:val="4"/>
              <w:numPr>
                <w:ilvl w:val="0"/>
                <w:numId w:val="0"/>
              </w:numPr>
              <w:ind w:leftChars="0"/>
              <w:jc w:val="left"/>
              <w:rPr>
                <w:rFonts w:hint="default" w:ascii="宋体" w:hAnsi="宋体" w:eastAsia="宋体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Style w:val="5"/>
                <w:rFonts w:hint="eastAsia"/>
                <w:color w:val="auto"/>
                <w:szCs w:val="21"/>
                <w:lang w:val="en-US" w:eastAsia="zh-CN"/>
              </w:rPr>
              <w:t>5.</w:t>
            </w:r>
            <w:r>
              <w:rPr>
                <w:rStyle w:val="5"/>
                <w:color w:val="auto"/>
                <w:szCs w:val="21"/>
              </w:rPr>
              <w:t>工作量（预计完成所需周数）。</w:t>
            </w:r>
            <w:r>
              <w:rPr>
                <w:rStyle w:val="5"/>
                <w:rFonts w:hint="eastAsia"/>
                <w:color w:val="auto"/>
                <w:szCs w:val="21"/>
              </w:rPr>
              <w:t>毕业设计整体工作量约 22 周，涵盖文献调研、需求分析、系统设计、场景与功能开发、系统测试优化、论文撰写修改、答辩准备全部工作。</w:t>
            </w:r>
          </w:p>
        </w:tc>
      </w:tr>
      <w:tr w14:paraId="43929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2" w:hRule="atLeast"/>
        </w:trPr>
        <w:tc>
          <w:tcPr>
            <w:tcW w:w="993" w:type="dxa"/>
            <w:vAlign w:val="center"/>
          </w:tcPr>
          <w:p w14:paraId="5CC7461E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任务与进度要求</w:t>
            </w:r>
          </w:p>
        </w:tc>
        <w:tc>
          <w:tcPr>
            <w:tcW w:w="8037" w:type="dxa"/>
            <w:gridSpan w:val="5"/>
            <w:vAlign w:val="center"/>
          </w:tcPr>
          <w:p w14:paraId="0C6C0739">
            <w:pPr>
              <w:jc w:val="left"/>
              <w:rPr>
                <w:rFonts w:hint="eastAsia"/>
                <w:u w:val="none"/>
              </w:rPr>
            </w:pPr>
            <w:r>
              <w:rPr>
                <w:rFonts w:hint="eastAsia"/>
                <w:u w:val="none"/>
              </w:rPr>
              <w:t>2026.12.14~2027.1.3搜集资料，撰写开题报告；</w:t>
            </w:r>
          </w:p>
          <w:p w14:paraId="675A12C9">
            <w:pPr>
              <w:jc w:val="left"/>
              <w:rPr>
                <w:rFonts w:hint="eastAsia"/>
                <w:u w:val="none"/>
              </w:rPr>
            </w:pPr>
            <w:r>
              <w:rPr>
                <w:rFonts w:hint="eastAsia"/>
                <w:u w:val="none"/>
              </w:rPr>
              <w:t>2027.1.4~2027.1.10开题答辩：</w:t>
            </w:r>
          </w:p>
          <w:p w14:paraId="5AAA1790">
            <w:pPr>
              <w:jc w:val="left"/>
              <w:rPr>
                <w:rFonts w:hint="eastAsia"/>
                <w:u w:val="none"/>
              </w:rPr>
            </w:pPr>
            <w:r>
              <w:rPr>
                <w:rFonts w:hint="eastAsia"/>
                <w:u w:val="none"/>
              </w:rPr>
              <w:t>2027.2.22~2027.3.07项目设计、开发；</w:t>
            </w:r>
          </w:p>
          <w:p w14:paraId="0E27F84E">
            <w:pPr>
              <w:jc w:val="left"/>
              <w:rPr>
                <w:rFonts w:hint="eastAsia"/>
                <w:u w:val="none"/>
              </w:rPr>
            </w:pPr>
            <w:r>
              <w:rPr>
                <w:rFonts w:hint="eastAsia"/>
                <w:u w:val="none"/>
              </w:rPr>
              <w:t>2027.3.15~2027.4.25中期检查，论文初稿提交；</w:t>
            </w:r>
          </w:p>
          <w:p w14:paraId="15C59703">
            <w:pPr>
              <w:jc w:val="left"/>
              <w:rPr>
                <w:rFonts w:hint="eastAsia"/>
                <w:u w:val="none"/>
              </w:rPr>
            </w:pPr>
            <w:r>
              <w:rPr>
                <w:rFonts w:hint="eastAsia"/>
                <w:u w:val="none"/>
              </w:rPr>
              <w:t>2027.4.26~2027.5.02项目测试、论文修订并定稿；</w:t>
            </w:r>
          </w:p>
          <w:p w14:paraId="2F237C27">
            <w:pPr>
              <w:jc w:val="left"/>
              <w:rPr>
                <w:rFonts w:ascii="宋体" w:hAnsi="宋体"/>
                <w:bCs/>
                <w:sz w:val="24"/>
              </w:rPr>
            </w:pPr>
            <w:r>
              <w:rPr>
                <w:rFonts w:hint="eastAsia"/>
                <w:u w:val="none"/>
              </w:rPr>
              <w:t>2027.5.17~2027.5.23最终答辩。</w:t>
            </w:r>
          </w:p>
        </w:tc>
      </w:tr>
      <w:tr w14:paraId="4516C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5" w:hRule="atLeast"/>
        </w:trPr>
        <w:tc>
          <w:tcPr>
            <w:tcW w:w="993" w:type="dxa"/>
            <w:vAlign w:val="center"/>
          </w:tcPr>
          <w:p w14:paraId="6951D1D5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主要参</w:t>
            </w:r>
          </w:p>
          <w:p w14:paraId="4DCFEDD4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考文献</w:t>
            </w:r>
          </w:p>
        </w:tc>
        <w:tc>
          <w:tcPr>
            <w:tcW w:w="8037" w:type="dxa"/>
            <w:gridSpan w:val="5"/>
            <w:vAlign w:val="center"/>
          </w:tcPr>
          <w:p w14:paraId="0AD25A5F">
            <w:pPr>
              <w:rPr>
                <w:rFonts w:hint="eastAsia" w:cs="Arial" w:asciiTheme="minorEastAsia" w:hAnsiTheme="minorEastAsia" w:eastAsiaTheme="minorEastAsia"/>
                <w:color w:val="000000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szCs w:val="21"/>
                <w:shd w:val="clear" w:color="auto" w:fill="FFFFFF"/>
              </w:rPr>
              <w:t>[1] 梁方，许飞，杨坤，等。基于 Unity3D 的农业机械虚拟拆装驾驶仿真平台开发 [J]. 农业工程与装备，2024,51 (06):1‑6</w:t>
            </w:r>
            <w:r>
              <w:rPr>
                <w:rFonts w:hint="eastAsia" w:cs="Arial" w:asciiTheme="minorEastAsia" w:hAnsiTheme="minorEastAsia" w:eastAsiaTheme="minorEastAsia"/>
                <w:color w:val="000000"/>
                <w:szCs w:val="21"/>
                <w:shd w:val="clear" w:color="auto" w:fill="FFFFFF"/>
                <w:lang w:val="en-US" w:eastAsia="zh-CN"/>
              </w:rPr>
              <w:t>.</w:t>
            </w:r>
          </w:p>
          <w:p w14:paraId="1F6002F0">
            <w:pPr>
              <w:rPr>
                <w:rFonts w:cs="Arial" w:asciiTheme="minorEastAsia" w:hAnsiTheme="minorEastAsia"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szCs w:val="21"/>
                <w:shd w:val="clear" w:color="auto" w:fill="FFFFFF"/>
              </w:rPr>
              <w:t>[</w:t>
            </w:r>
            <w:r>
              <w:rPr>
                <w:rFonts w:hint="eastAsia" w:cs="Arial" w:asciiTheme="minorEastAsia" w:hAnsiTheme="minorEastAsia" w:eastAsiaTheme="minorEastAsia"/>
                <w:color w:val="000000"/>
                <w:szCs w:val="21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cs="Arial" w:asciiTheme="minorEastAsia" w:hAnsiTheme="minorEastAsia" w:eastAsiaTheme="minorEastAsia"/>
                <w:color w:val="000000"/>
                <w:szCs w:val="21"/>
                <w:shd w:val="clear" w:color="auto" w:fill="FFFFFF"/>
              </w:rPr>
              <w:t>] 陈志磊。虚拟现实技术在职业教育课程教学中的应用 [J]. 电子技术，2024,53 (10):262‑263.</w:t>
            </w:r>
          </w:p>
          <w:p w14:paraId="5F63EC9B">
            <w:pPr>
              <w:jc w:val="left"/>
              <w:rPr>
                <w:rFonts w:cs="Arial" w:asciiTheme="minorEastAsia" w:hAnsiTheme="minorEastAsia"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szCs w:val="21"/>
                <w:shd w:val="clear" w:color="auto" w:fill="FFFFFF"/>
              </w:rPr>
              <w:t>[</w:t>
            </w:r>
            <w:r>
              <w:rPr>
                <w:rFonts w:hint="eastAsia" w:cs="Arial" w:asciiTheme="minorEastAsia" w:hAnsiTheme="minorEastAsia" w:eastAsiaTheme="minorEastAsia"/>
                <w:color w:val="000000"/>
                <w:szCs w:val="21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cs="Arial" w:asciiTheme="minorEastAsia" w:hAnsiTheme="minorEastAsia" w:eastAsiaTheme="minorEastAsia"/>
                <w:color w:val="000000"/>
                <w:szCs w:val="21"/>
                <w:shd w:val="clear" w:color="auto" w:fill="FFFFFF"/>
              </w:rPr>
              <w:t>] Muskhir M,Luthfi A,Watrianthos R,et al.Emerging Research on Virtual Reality</w:t>
            </w:r>
            <w:r>
              <w:rPr>
                <w:rFonts w:hint="eastAsia" w:cs="Arial" w:asciiTheme="minorEastAsia" w:hAnsiTheme="minorEastAsia" w:eastAsiaTheme="minorEastAsia"/>
                <w:color w:val="000000"/>
                <w:szCs w:val="21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cs="Arial" w:asciiTheme="minorEastAsia" w:hAnsiTheme="minorEastAsia" w:eastAsiaTheme="minorEastAsia"/>
                <w:color w:val="000000"/>
                <w:szCs w:val="21"/>
                <w:shd w:val="clear" w:color="auto" w:fill="FFFFFF"/>
              </w:rPr>
              <w:t>Applications in Vocational Education:a Bibliometric Analysis[J].Journal of Information Technology Education:Research,2024,23:1‑26.</w:t>
            </w:r>
          </w:p>
          <w:p w14:paraId="42CFDDAE">
            <w:pPr>
              <w:rPr>
                <w:rFonts w:asciiTheme="minorEastAsia" w:hAnsiTheme="minorEastAsia" w:eastAsiaTheme="minorEastAsia"/>
                <w:bCs/>
                <w:szCs w:val="21"/>
              </w:rPr>
            </w:pPr>
            <w:bookmarkStart w:id="0" w:name="_GoBack"/>
            <w:bookmarkEnd w:id="0"/>
          </w:p>
        </w:tc>
      </w:tr>
      <w:tr w14:paraId="11E1A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3" w:type="dxa"/>
            <w:vAlign w:val="center"/>
          </w:tcPr>
          <w:p w14:paraId="5811D1C7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起止</w:t>
            </w:r>
          </w:p>
          <w:p w14:paraId="37BB3A53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日期</w:t>
            </w:r>
          </w:p>
        </w:tc>
        <w:tc>
          <w:tcPr>
            <w:tcW w:w="8037" w:type="dxa"/>
            <w:gridSpan w:val="5"/>
            <w:vAlign w:val="center"/>
          </w:tcPr>
          <w:p w14:paraId="5F0D6297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14:paraId="7657E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3" w:type="dxa"/>
            <w:vAlign w:val="center"/>
          </w:tcPr>
          <w:p w14:paraId="76DDBF2B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备注</w:t>
            </w:r>
          </w:p>
        </w:tc>
        <w:tc>
          <w:tcPr>
            <w:tcW w:w="8037" w:type="dxa"/>
            <w:gridSpan w:val="5"/>
            <w:vAlign w:val="center"/>
          </w:tcPr>
          <w:p w14:paraId="2E8CD5CB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</w:tbl>
    <w:p w14:paraId="771C2E85">
      <w:pPr>
        <w:spacing w:before="312" w:beforeLines="100"/>
        <w:ind w:firstLine="354" w:firstLineChars="147"/>
      </w:pPr>
      <w:r>
        <w:rPr>
          <w:rFonts w:hint="eastAsia" w:ascii="宋体" w:hAnsi="宋体"/>
          <w:b/>
          <w:bCs/>
          <w:sz w:val="24"/>
        </w:rPr>
        <w:t>学院负责人</w:t>
      </w:r>
      <w:r>
        <w:rPr>
          <w:rFonts w:hint="eastAsia" w:ascii="宋体" w:hAnsi="宋体"/>
          <w:b/>
          <w:bCs/>
          <w:sz w:val="24"/>
          <w:u w:val="single"/>
        </w:rPr>
        <w:t xml:space="preserve">           </w:t>
      </w:r>
      <w:r>
        <w:rPr>
          <w:rFonts w:hint="eastAsia" w:ascii="宋体" w:hAnsi="宋体"/>
          <w:b/>
          <w:bCs/>
          <w:sz w:val="24"/>
        </w:rPr>
        <w:t xml:space="preserve">   企业（负责人）</w:t>
      </w:r>
      <w:r>
        <w:rPr>
          <w:rFonts w:hint="eastAsia" w:ascii="宋体" w:hAnsi="宋体"/>
          <w:bCs/>
          <w:sz w:val="24"/>
          <w:u w:val="single"/>
        </w:rPr>
        <w:t xml:space="preserve">          </w:t>
      </w:r>
      <w:r>
        <w:rPr>
          <w:rFonts w:hint="eastAsia" w:ascii="宋体" w:hAnsi="宋体"/>
          <w:b/>
          <w:bCs/>
          <w:sz w:val="24"/>
        </w:rPr>
        <w:t xml:space="preserve">  企业指导教师</w:t>
      </w:r>
      <w:r>
        <w:rPr>
          <w:rFonts w:hint="eastAsia" w:ascii="宋体" w:hAnsi="宋体"/>
          <w:b/>
          <w:bCs/>
          <w:sz w:val="24"/>
          <w:u w:val="single"/>
        </w:rPr>
        <w:t xml:space="preserve">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xuedao">
    <w15:presenceInfo w15:providerId="WPS Office" w15:userId="8809653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hiNmI5N2FjZGZhZGNiZTJkZGM2OTVhNTYzNjVmOGUifQ=="/>
  </w:docVars>
  <w:rsids>
    <w:rsidRoot w:val="61202A76"/>
    <w:rsid w:val="054E09BE"/>
    <w:rsid w:val="08F63995"/>
    <w:rsid w:val="0F864DE0"/>
    <w:rsid w:val="124D7990"/>
    <w:rsid w:val="12895542"/>
    <w:rsid w:val="185D5D67"/>
    <w:rsid w:val="18D53CB8"/>
    <w:rsid w:val="267D32F6"/>
    <w:rsid w:val="2C471B3F"/>
    <w:rsid w:val="3F5F4F2D"/>
    <w:rsid w:val="40A142F2"/>
    <w:rsid w:val="418B3569"/>
    <w:rsid w:val="472C756F"/>
    <w:rsid w:val="50327A85"/>
    <w:rsid w:val="526F4CBB"/>
    <w:rsid w:val="61202A76"/>
    <w:rsid w:val="644B2A1E"/>
    <w:rsid w:val="66F842F8"/>
    <w:rsid w:val="686C5DE1"/>
    <w:rsid w:val="69073C5F"/>
    <w:rsid w:val="6B9A00F3"/>
    <w:rsid w:val="70D72A5F"/>
    <w:rsid w:val="727D7244"/>
    <w:rsid w:val="7BA3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  <w:style w:type="character" w:customStyle="1" w:styleId="5">
    <w:name w:val="notetext1"/>
    <w:basedOn w:val="3"/>
    <w:autoRedefine/>
    <w:qFormat/>
    <w:uiPriority w:val="0"/>
    <w:rPr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1099</Words>
  <Characters>1490</Characters>
  <Lines>0</Lines>
  <Paragraphs>0</Paragraphs>
  <TotalTime>195</TotalTime>
  <ScaleCrop>false</ScaleCrop>
  <LinksUpToDate>false</LinksUpToDate>
  <CharactersWithSpaces>1615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2024-10-18T09:05:00Z</dcterms:created>
  <dc:creator>朱筱焱</dc:creator>
  <cp:lastModifiedBy>o3o</cp:lastModifiedBy>
  <cp:lastPrinted>2024-10-23T02:27:00Z</cp:lastPrinted>
  <dcterms:modified xsi:type="dcterms:W3CDTF">2026-10-15T00:45:21Z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0A990F13EC074875B8D921E658174EAC_13</vt:lpwstr>
  </property>
  <property fmtid="{D5CDD505-2E9C-101B-9397-08002B2CF9AE}" pid="4" name="KSOTemplateDocerSaveRecord">
    <vt:lpwstr>eyJoZGlkIjoiYWVjNTJkOTMxN2ZjMmI3YzdiNTU5NWU1MTc0NWQwZjQiLCJ1c2VySWQiOiIyNDU0MTE0MjAifQ==</vt:lpwstr>
  </property>
</Properties>
</file>